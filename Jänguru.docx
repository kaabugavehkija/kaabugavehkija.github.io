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97B1D6" w14:textId="77777777" w:rsidR="00C44E0F" w:rsidRPr="00C44E0F" w:rsidRDefault="00C44E0F" w:rsidP="00C44E0F">
      <w:pPr>
        <w:shd w:val="clear" w:color="auto" w:fill="FDFDFF"/>
        <w:spacing w:after="100" w:afterAutospacing="1" w:line="240" w:lineRule="auto"/>
        <w:outlineLvl w:val="0"/>
        <w:rPr>
          <w:rFonts w:ascii="Segoe UI" w:eastAsia="Times New Roman" w:hAnsi="Segoe UI" w:cs="Segoe UI"/>
          <w:color w:val="000000"/>
          <w:kern w:val="36"/>
          <w:sz w:val="33"/>
          <w:szCs w:val="33"/>
          <w:lang w:eastAsia="et-EE"/>
        </w:rPr>
      </w:pPr>
      <w:r w:rsidRPr="00C44E0F">
        <w:rPr>
          <w:rFonts w:ascii="Segoe UI" w:eastAsia="Times New Roman" w:hAnsi="Segoe UI" w:cs="Segoe UI"/>
          <w:color w:val="000000"/>
          <w:kern w:val="36"/>
          <w:sz w:val="33"/>
          <w:szCs w:val="33"/>
          <w:lang w:eastAsia="et-EE"/>
        </w:rPr>
        <w:t>Jänguru</w:t>
      </w:r>
    </w:p>
    <w:p w14:paraId="168E3D74" w14:textId="77777777" w:rsidR="00C44E0F" w:rsidRPr="00C44E0F" w:rsidRDefault="00C44E0F" w:rsidP="00C44E0F">
      <w:pPr>
        <w:shd w:val="clear" w:color="auto" w:fill="FDFDFF"/>
        <w:spacing w:after="100" w:afterAutospacing="1" w:line="240" w:lineRule="auto"/>
        <w:rPr>
          <w:rFonts w:ascii="Segoe UI" w:eastAsia="Times New Roman" w:hAnsi="Segoe UI" w:cs="Segoe UI"/>
          <w:color w:val="000000"/>
          <w:sz w:val="23"/>
          <w:szCs w:val="23"/>
          <w:lang w:eastAsia="et-EE"/>
        </w:rPr>
      </w:pPr>
      <w:r w:rsidRPr="00C44E0F">
        <w:rPr>
          <w:rFonts w:ascii="Segoe UI" w:eastAsia="Times New Roman" w:hAnsi="Segoe UI" w:cs="Segoe UI"/>
          <w:color w:val="000000"/>
          <w:sz w:val="23"/>
          <w:szCs w:val="23"/>
          <w:lang w:eastAsia="et-EE"/>
        </w:rPr>
        <w:t>Kaugel külas, jängurude pea</w:t>
      </w:r>
      <w:del w:id="0" w:author="Unknown">
        <w:r w:rsidRPr="00C44E0F">
          <w:rPr>
            <w:rFonts w:ascii="Segoe UI" w:eastAsia="Times New Roman" w:hAnsi="Segoe UI" w:cs="Segoe UI"/>
            <w:color w:val="000000"/>
            <w:sz w:val="23"/>
            <w:szCs w:val="23"/>
            <w:lang w:eastAsia="et-EE"/>
          </w:rPr>
          <w:delText>linnas</w:delText>
        </w:r>
      </w:del>
      <w:r w:rsidRPr="00C44E0F">
        <w:rPr>
          <w:rFonts w:ascii="Segoe UI" w:eastAsia="Times New Roman" w:hAnsi="Segoe UI" w:cs="Segoe UI"/>
          <w:color w:val="000000"/>
          <w:sz w:val="23"/>
          <w:szCs w:val="23"/>
          <w:lang w:eastAsia="et-EE"/>
        </w:rPr>
        <w:t>külas Jännkurus, elavad kaks jänguru Johaidii ja Kapaduu. Nad töötavad postiljonidena (viivad kirju postkastidesse) küla peatänaval. Peatänav on pikk sirge. Ühes otsas on purskkaev, teises otsas on loomaaed. Nad lõpetavad tööpäeva täpselt samal ajal, aga arvatavasti erinevas kohas sellel tänaval. Peale tööpäeva liiguvad nad loomaaeda. Teie peate kirjutama funktsiooni, mis leiab, kui kaugel jängurud kohtuvad (satuvad samasse kohta).</w:t>
      </w:r>
    </w:p>
    <w:p w14:paraId="69D85564" w14:textId="513803FF" w:rsidR="00C44E0F" w:rsidRPr="00C44E0F" w:rsidRDefault="00C44E0F" w:rsidP="00C44E0F">
      <w:pPr>
        <w:shd w:val="clear" w:color="auto" w:fill="FDFDFF"/>
        <w:spacing w:after="100" w:afterAutospacing="1" w:line="240" w:lineRule="auto"/>
        <w:rPr>
          <w:rFonts w:ascii="Segoe UI" w:eastAsia="Times New Roman" w:hAnsi="Segoe UI" w:cs="Segoe UI"/>
          <w:color w:val="000000"/>
          <w:sz w:val="23"/>
          <w:szCs w:val="23"/>
          <w:lang w:eastAsia="et-EE"/>
        </w:rPr>
      </w:pPr>
      <w:r w:rsidRPr="00C44E0F">
        <w:rPr>
          <w:rFonts w:ascii="Segoe UI" w:eastAsia="Times New Roman" w:hAnsi="Segoe UI" w:cs="Segoe UI"/>
          <w:noProof/>
          <w:color w:val="0070DA"/>
          <w:sz w:val="23"/>
          <w:szCs w:val="23"/>
          <w:lang w:eastAsia="et-EE"/>
        </w:rPr>
        <w:drawing>
          <wp:inline distT="0" distB="0" distL="0" distR="0" wp14:anchorId="34F89C7A" wp14:editId="64BD677D">
            <wp:extent cx="3810000" cy="2543175"/>
            <wp:effectExtent l="0" t="0" r="0" b="9525"/>
            <wp:docPr id="1" name="Pilt 1" descr="janguru">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nguru">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2B50DDC2" w14:textId="77777777" w:rsidR="00C44E0F" w:rsidRPr="00C44E0F" w:rsidRDefault="00C44E0F" w:rsidP="00C44E0F">
      <w:pPr>
        <w:shd w:val="clear" w:color="auto" w:fill="FDFDFF"/>
        <w:spacing w:after="100" w:afterAutospacing="1" w:line="240" w:lineRule="auto"/>
        <w:rPr>
          <w:rFonts w:ascii="Segoe UI" w:eastAsia="Times New Roman" w:hAnsi="Segoe UI" w:cs="Segoe UI"/>
          <w:color w:val="000000"/>
          <w:sz w:val="23"/>
          <w:szCs w:val="23"/>
          <w:lang w:eastAsia="et-EE"/>
        </w:rPr>
      </w:pPr>
      <w:r w:rsidRPr="00C44E0F">
        <w:rPr>
          <w:rFonts w:ascii="Segoe UI" w:eastAsia="Times New Roman" w:hAnsi="Segoe UI" w:cs="Segoe UI"/>
          <w:color w:val="000000"/>
          <w:sz w:val="23"/>
          <w:szCs w:val="23"/>
          <w:lang w:eastAsia="et-EE"/>
        </w:rPr>
        <w:t>Olgu tänav lõputult pikk sirge - loomaaed on nii kaugel, et nad kunagi ei jõuagi sinna. Pikk sirge tänav on kui telg, mille 0-punktiks on purskkaev. Mõlema jänguru kohta on teada kolm suurust:</w:t>
      </w:r>
    </w:p>
    <w:p w14:paraId="58581BB0"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4D4D4C"/>
          <w:sz w:val="20"/>
          <w:szCs w:val="20"/>
          <w:shd w:val="clear" w:color="auto" w:fill="FAFAFA"/>
          <w:lang w:eastAsia="et-EE"/>
        </w:rPr>
        <w:t>algpositsioon - kui kaugel (mitu ühikut) ta purskkaevust on</w:t>
      </w:r>
    </w:p>
    <w:p w14:paraId="472B2254"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4D4D4C"/>
          <w:sz w:val="20"/>
          <w:szCs w:val="20"/>
          <w:shd w:val="clear" w:color="auto" w:fill="FAFAFA"/>
          <w:lang w:eastAsia="et-EE"/>
        </w:rPr>
        <w:t>hüppekaugus - kui kaugele (mitu ühikut) jänguru ühe hüppega hüppab</w:t>
      </w:r>
    </w:p>
    <w:p w14:paraId="5CD0BFDD" w14:textId="147561BE"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BC0DE"/>
          <w:sz w:val="20"/>
          <w:szCs w:val="20"/>
          <w:lang w:eastAsia="et-EE"/>
        </w:rPr>
      </w:pPr>
      <w:r w:rsidRPr="00C44E0F">
        <w:rPr>
          <w:rFonts w:ascii="Consolas" w:eastAsia="Times New Roman" w:hAnsi="Consolas" w:cs="Courier New"/>
          <w:color w:val="4D4D4C"/>
          <w:sz w:val="20"/>
          <w:szCs w:val="20"/>
          <w:shd w:val="clear" w:color="auto" w:fill="FAFAFA"/>
          <w:lang w:eastAsia="et-EE"/>
        </w:rPr>
        <w:t xml:space="preserve">puhkuse pikkus - peale hüpet tahab jänguru puhata. </w:t>
      </w:r>
      <w:r w:rsidRPr="00C44E0F">
        <w:rPr>
          <w:rFonts w:ascii="Consolas" w:eastAsia="Times New Roman" w:hAnsi="Consolas" w:cs="Courier New"/>
          <w:color w:val="92B837"/>
          <w:sz w:val="20"/>
          <w:szCs w:val="20"/>
          <w:shd w:val="clear" w:color="auto" w:fill="FAFAFA"/>
          <w:lang w:eastAsia="et-EE"/>
        </w:rPr>
        <w:t>N</w:t>
      </w:r>
      <w:r w:rsidRPr="00C44E0F">
        <w:rPr>
          <w:rFonts w:ascii="Consolas" w:eastAsia="Times New Roman" w:hAnsi="Consolas" w:cs="Courier New"/>
          <w:color w:val="4D4D4C"/>
          <w:sz w:val="20"/>
          <w:szCs w:val="20"/>
          <w:shd w:val="clear" w:color="auto" w:fill="FAFAFA"/>
          <w:lang w:eastAsia="et-EE"/>
        </w:rPr>
        <w:t xml:space="preserve">äitab, kui kaua (mitu ajaühikut) jänguru puhkab kahe hüppe vahel. </w:t>
      </w:r>
      <w:r w:rsidRPr="00C44E0F">
        <w:rPr>
          <w:rFonts w:ascii="Consolas" w:eastAsia="Times New Roman" w:hAnsi="Consolas" w:cs="Courier New"/>
          <w:color w:val="92B837"/>
          <w:sz w:val="20"/>
          <w:szCs w:val="20"/>
          <w:shd w:val="clear" w:color="auto" w:fill="FAFAFA"/>
          <w:lang w:eastAsia="et-EE"/>
        </w:rPr>
        <w:t>H</w:t>
      </w:r>
      <w:r w:rsidRPr="00C44E0F">
        <w:rPr>
          <w:rFonts w:ascii="Consolas" w:eastAsia="Times New Roman" w:hAnsi="Consolas" w:cs="Courier New"/>
          <w:color w:val="4D4D4C"/>
          <w:sz w:val="20"/>
          <w:szCs w:val="20"/>
          <w:shd w:val="clear" w:color="auto" w:fill="FAFAFA"/>
          <w:lang w:eastAsia="et-EE"/>
        </w:rPr>
        <w:t xml:space="preserve">üpe ise toimub hetkega (võtab </w:t>
      </w:r>
      <w:r w:rsidRPr="00C44E0F">
        <w:rPr>
          <w:rFonts w:ascii="Consolas" w:eastAsia="Times New Roman" w:hAnsi="Consolas" w:cs="Courier New"/>
          <w:color w:val="E8801D"/>
          <w:sz w:val="20"/>
          <w:szCs w:val="20"/>
          <w:shd w:val="clear" w:color="auto" w:fill="FAFAFA"/>
          <w:lang w:eastAsia="et-EE"/>
        </w:rPr>
        <w:t>0</w:t>
      </w:r>
      <w:r w:rsidRPr="00C44E0F">
        <w:rPr>
          <w:rFonts w:ascii="Consolas" w:eastAsia="Times New Roman" w:hAnsi="Consolas" w:cs="Courier New"/>
          <w:color w:val="4D4D4C"/>
          <w:sz w:val="20"/>
          <w:szCs w:val="20"/>
          <w:shd w:val="clear" w:color="auto" w:fill="FAFAFA"/>
          <w:lang w:eastAsia="et-EE"/>
        </w:rPr>
        <w:t xml:space="preserve"> aega).</w:t>
      </w:r>
    </w:p>
    <w:p w14:paraId="4F5D68D6" w14:textId="77777777" w:rsidR="00C44E0F" w:rsidRPr="00C44E0F" w:rsidRDefault="00C44E0F" w:rsidP="00C44E0F">
      <w:pPr>
        <w:shd w:val="clear" w:color="auto" w:fill="FDFDFF"/>
        <w:spacing w:after="100" w:afterAutospacing="1" w:line="240" w:lineRule="auto"/>
        <w:rPr>
          <w:rFonts w:ascii="Segoe UI" w:eastAsia="Times New Roman" w:hAnsi="Segoe UI" w:cs="Segoe UI"/>
          <w:color w:val="000000"/>
          <w:sz w:val="23"/>
          <w:szCs w:val="23"/>
          <w:lang w:eastAsia="et-EE"/>
        </w:rPr>
      </w:pPr>
      <w:r w:rsidRPr="00C44E0F">
        <w:rPr>
          <w:rFonts w:ascii="Segoe UI" w:eastAsia="Times New Roman" w:hAnsi="Segoe UI" w:cs="Segoe UI"/>
          <w:color w:val="000000"/>
          <w:sz w:val="23"/>
          <w:szCs w:val="23"/>
          <w:lang w:eastAsia="et-EE"/>
        </w:rPr>
        <w:t>On teada, et eelnevad suurused on täisarvud ja rahuldavad tingimusi:</w:t>
      </w:r>
    </w:p>
    <w:p w14:paraId="4D8BB4A1"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4D4D4C"/>
          <w:sz w:val="20"/>
          <w:szCs w:val="20"/>
          <w:shd w:val="clear" w:color="auto" w:fill="FAFAFA"/>
          <w:lang w:eastAsia="et-EE"/>
        </w:rPr>
        <w:t>positsioon ≥ 0</w:t>
      </w:r>
    </w:p>
    <w:p w14:paraId="039D6AFF"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4D4D4C"/>
          <w:sz w:val="20"/>
          <w:szCs w:val="20"/>
          <w:shd w:val="clear" w:color="auto" w:fill="FAFAFA"/>
          <w:lang w:eastAsia="et-EE"/>
        </w:rPr>
        <w:t>hüppekaugus ≥ 0</w:t>
      </w:r>
    </w:p>
    <w:p w14:paraId="491E5855" w14:textId="0735B7C8" w:rsid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4D4D4C"/>
          <w:sz w:val="20"/>
          <w:szCs w:val="20"/>
          <w:shd w:val="clear" w:color="auto" w:fill="FAFAFA"/>
          <w:lang w:eastAsia="et-EE"/>
        </w:rPr>
        <w:t>puhkuse pikkus ≥ 1</w:t>
      </w:r>
    </w:p>
    <w:p w14:paraId="32D833B9"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BC0DE"/>
          <w:sz w:val="20"/>
          <w:szCs w:val="20"/>
          <w:lang w:eastAsia="et-EE"/>
        </w:rPr>
      </w:pPr>
    </w:p>
    <w:p w14:paraId="2C2F885A" w14:textId="77777777" w:rsidR="00C44E0F" w:rsidRPr="00C44E0F" w:rsidRDefault="00C44E0F" w:rsidP="00C44E0F">
      <w:pPr>
        <w:shd w:val="clear" w:color="auto" w:fill="FDFDFF"/>
        <w:spacing w:after="100" w:afterAutospacing="1" w:line="240" w:lineRule="auto"/>
        <w:rPr>
          <w:rFonts w:ascii="Segoe UI" w:eastAsia="Times New Roman" w:hAnsi="Segoe UI" w:cs="Segoe UI"/>
          <w:color w:val="000000"/>
          <w:sz w:val="23"/>
          <w:szCs w:val="23"/>
          <w:lang w:eastAsia="et-EE"/>
        </w:rPr>
      </w:pPr>
      <w:r w:rsidRPr="00C44E0F">
        <w:rPr>
          <w:rFonts w:ascii="Segoe UI" w:eastAsia="Times New Roman" w:hAnsi="Segoe UI" w:cs="Segoe UI"/>
          <w:color w:val="000000"/>
          <w:sz w:val="23"/>
          <w:szCs w:val="23"/>
          <w:lang w:eastAsia="et-EE"/>
        </w:rPr>
        <w:t>Kirjuta funktsioon, mis võtab ette kahe jänguru nimetatud suurused ning tagastab:</w:t>
      </w:r>
    </w:p>
    <w:p w14:paraId="368EA582"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kui jängurud ei kohtu kunagi</w:t>
      </w:r>
    </w:p>
    <w:p w14:paraId="19704AA4" w14:textId="1C8BB75E" w:rsid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BC0DE"/>
          <w:sz w:val="20"/>
          <w:szCs w:val="20"/>
          <w:lang w:eastAsia="et-EE"/>
        </w:rPr>
      </w:pPr>
      <w:r w:rsidRPr="00C44E0F">
        <w:rPr>
          <w:rFonts w:ascii="Consolas" w:eastAsia="Times New Roman" w:hAnsi="Consolas" w:cs="Courier New"/>
          <w:color w:val="4D4D4C"/>
          <w:sz w:val="20"/>
          <w:szCs w:val="20"/>
          <w:shd w:val="clear" w:color="auto" w:fill="FAFAFA"/>
          <w:lang w:eastAsia="et-EE"/>
        </w:rPr>
        <w:t xml:space="preserve">positsioon, kus nad esimest korda kohtuvad. </w:t>
      </w:r>
      <w:r w:rsidRPr="00C44E0F">
        <w:rPr>
          <w:rFonts w:ascii="Consolas" w:eastAsia="Times New Roman" w:hAnsi="Consolas" w:cs="Courier New"/>
          <w:color w:val="92B837"/>
          <w:sz w:val="20"/>
          <w:szCs w:val="20"/>
          <w:shd w:val="clear" w:color="auto" w:fill="FAFAFA"/>
          <w:lang w:eastAsia="et-EE"/>
        </w:rPr>
        <w:t>Kohtumine</w:t>
      </w:r>
      <w:r w:rsidRPr="00C44E0F">
        <w:rPr>
          <w:rFonts w:ascii="Consolas" w:eastAsia="Times New Roman" w:hAnsi="Consolas" w:cs="Courier New"/>
          <w:color w:val="4D4D4C"/>
          <w:sz w:val="20"/>
          <w:szCs w:val="20"/>
          <w:shd w:val="clear" w:color="auto" w:fill="FAFAFA"/>
          <w:lang w:eastAsia="et-EE"/>
        </w:rPr>
        <w:t xml:space="preserve"> toimub maas (sel ajal, kui nad mõlemad on puhkamas, kusjuures puhkuse lõpphetkel teeb jänguru juba hüppe, seega see arvesse ei lähe).</w:t>
      </w:r>
    </w:p>
    <w:p w14:paraId="37064945"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BC0DE"/>
          <w:sz w:val="20"/>
          <w:szCs w:val="20"/>
          <w:lang w:eastAsia="et-EE"/>
        </w:rPr>
      </w:pPr>
    </w:p>
    <w:p w14:paraId="03EC23F6" w14:textId="77777777" w:rsidR="00C44E0F" w:rsidRPr="00C44E0F" w:rsidRDefault="00C44E0F" w:rsidP="00C44E0F">
      <w:pPr>
        <w:shd w:val="clear" w:color="auto" w:fill="FDFDFF"/>
        <w:spacing w:after="100" w:afterAutospacing="1" w:line="240" w:lineRule="auto"/>
        <w:rPr>
          <w:rFonts w:ascii="Segoe UI" w:eastAsia="Times New Roman" w:hAnsi="Segoe UI" w:cs="Segoe UI"/>
          <w:color w:val="000000"/>
          <w:sz w:val="23"/>
          <w:szCs w:val="23"/>
          <w:lang w:eastAsia="et-EE"/>
        </w:rPr>
      </w:pPr>
      <w:r w:rsidRPr="00C44E0F">
        <w:rPr>
          <w:rFonts w:ascii="Segoe UI" w:eastAsia="Times New Roman" w:hAnsi="Segoe UI" w:cs="Segoe UI"/>
          <w:color w:val="000000"/>
          <w:sz w:val="23"/>
          <w:szCs w:val="23"/>
          <w:lang w:eastAsia="et-EE"/>
        </w:rPr>
        <w:t>Täpsustus kohtumise kohta:</w:t>
      </w:r>
    </w:p>
    <w:p w14:paraId="152C588E" w14:textId="77777777" w:rsidR="00C44E0F" w:rsidRPr="00C44E0F" w:rsidRDefault="00C44E0F" w:rsidP="00C44E0F">
      <w:pPr>
        <w:shd w:val="clear" w:color="auto" w:fill="FDFDFF"/>
        <w:spacing w:after="100" w:afterAutospacing="1" w:line="240" w:lineRule="auto"/>
        <w:rPr>
          <w:rFonts w:ascii="Segoe UI" w:eastAsia="Times New Roman" w:hAnsi="Segoe UI" w:cs="Segoe UI"/>
          <w:color w:val="000000"/>
          <w:sz w:val="23"/>
          <w:szCs w:val="23"/>
          <w:lang w:eastAsia="et-EE"/>
        </w:rPr>
      </w:pPr>
      <w:r w:rsidRPr="00C44E0F">
        <w:rPr>
          <w:rFonts w:ascii="Segoe UI" w:eastAsia="Times New Roman" w:hAnsi="Segoe UI" w:cs="Segoe UI"/>
          <w:color w:val="000000"/>
          <w:sz w:val="23"/>
          <w:szCs w:val="23"/>
          <w:lang w:eastAsia="et-EE"/>
        </w:rPr>
        <w:lastRenderedPageBreak/>
        <w:t>See hetk, mil jänguru hüppab, läheb arvesse tema hüppe lõpp-positsioon. Kui jänguru puhkab 3 ajaühikut alates ajahetkest </w:t>
      </w:r>
      <w:r w:rsidRPr="00C44E0F">
        <w:rPr>
          <w:rFonts w:ascii="Consolas" w:eastAsia="Times New Roman" w:hAnsi="Consolas" w:cs="Courier New"/>
          <w:color w:val="E83E8C"/>
          <w:sz w:val="20"/>
          <w:szCs w:val="20"/>
          <w:lang w:eastAsia="et-EE"/>
        </w:rPr>
        <w:t>t</w:t>
      </w:r>
      <w:r w:rsidRPr="00C44E0F">
        <w:rPr>
          <w:rFonts w:ascii="Segoe UI" w:eastAsia="Times New Roman" w:hAnsi="Segoe UI" w:cs="Segoe UI"/>
          <w:color w:val="000000"/>
          <w:sz w:val="23"/>
          <w:szCs w:val="23"/>
          <w:lang w:eastAsia="et-EE"/>
        </w:rPr>
        <w:t>, siis ta on paigal ajahetkedel </w:t>
      </w:r>
      <w:r w:rsidRPr="00C44E0F">
        <w:rPr>
          <w:rFonts w:ascii="Consolas" w:eastAsia="Times New Roman" w:hAnsi="Consolas" w:cs="Courier New"/>
          <w:color w:val="E83E8C"/>
          <w:sz w:val="20"/>
          <w:szCs w:val="20"/>
          <w:lang w:eastAsia="et-EE"/>
        </w:rPr>
        <w:t>t</w:t>
      </w:r>
      <w:r w:rsidRPr="00C44E0F">
        <w:rPr>
          <w:rFonts w:ascii="Segoe UI" w:eastAsia="Times New Roman" w:hAnsi="Segoe UI" w:cs="Segoe UI"/>
          <w:color w:val="000000"/>
          <w:sz w:val="23"/>
          <w:szCs w:val="23"/>
          <w:lang w:eastAsia="et-EE"/>
        </w:rPr>
        <w:t>, </w:t>
      </w:r>
      <w:r w:rsidRPr="00C44E0F">
        <w:rPr>
          <w:rFonts w:ascii="Consolas" w:eastAsia="Times New Roman" w:hAnsi="Consolas" w:cs="Courier New"/>
          <w:color w:val="E83E8C"/>
          <w:sz w:val="20"/>
          <w:szCs w:val="20"/>
          <w:lang w:eastAsia="et-EE"/>
        </w:rPr>
        <w:t>t + 1</w:t>
      </w:r>
      <w:r w:rsidRPr="00C44E0F">
        <w:rPr>
          <w:rFonts w:ascii="Segoe UI" w:eastAsia="Times New Roman" w:hAnsi="Segoe UI" w:cs="Segoe UI"/>
          <w:color w:val="000000"/>
          <w:sz w:val="23"/>
          <w:szCs w:val="23"/>
          <w:lang w:eastAsia="et-EE"/>
        </w:rPr>
        <w:t> ja </w:t>
      </w:r>
      <w:r w:rsidRPr="00C44E0F">
        <w:rPr>
          <w:rFonts w:ascii="Consolas" w:eastAsia="Times New Roman" w:hAnsi="Consolas" w:cs="Courier New"/>
          <w:color w:val="E83E8C"/>
          <w:sz w:val="20"/>
          <w:szCs w:val="20"/>
          <w:lang w:eastAsia="et-EE"/>
        </w:rPr>
        <w:t>t + 2</w:t>
      </w:r>
      <w:r w:rsidRPr="00C44E0F">
        <w:rPr>
          <w:rFonts w:ascii="Segoe UI" w:eastAsia="Times New Roman" w:hAnsi="Segoe UI" w:cs="Segoe UI"/>
          <w:color w:val="000000"/>
          <w:sz w:val="23"/>
          <w:szCs w:val="23"/>
          <w:lang w:eastAsia="et-EE"/>
        </w:rPr>
        <w:t>. Ajahetkel </w:t>
      </w:r>
      <w:r w:rsidRPr="00C44E0F">
        <w:rPr>
          <w:rFonts w:ascii="Consolas" w:eastAsia="Times New Roman" w:hAnsi="Consolas" w:cs="Courier New"/>
          <w:color w:val="E83E8C"/>
          <w:sz w:val="20"/>
          <w:szCs w:val="20"/>
          <w:lang w:eastAsia="et-EE"/>
        </w:rPr>
        <w:t>t + 3</w:t>
      </w:r>
      <w:r w:rsidRPr="00C44E0F">
        <w:rPr>
          <w:rFonts w:ascii="Segoe UI" w:eastAsia="Times New Roman" w:hAnsi="Segoe UI" w:cs="Segoe UI"/>
          <w:color w:val="000000"/>
          <w:sz w:val="23"/>
          <w:szCs w:val="23"/>
          <w:lang w:eastAsia="et-EE"/>
        </w:rPr>
        <w:t> sooritab ta juba järgmist hüpet ning arvesse läheb see positsioon, kus ta on peale hüpet.</w:t>
      </w:r>
    </w:p>
    <w:p w14:paraId="614DFE4D" w14:textId="77777777" w:rsidR="00C44E0F" w:rsidRPr="00C44E0F" w:rsidRDefault="00C44E0F" w:rsidP="00C44E0F">
      <w:pPr>
        <w:shd w:val="clear" w:color="auto" w:fill="FDFDFF"/>
        <w:spacing w:after="100" w:afterAutospacing="1" w:line="240" w:lineRule="auto"/>
        <w:rPr>
          <w:rFonts w:ascii="Segoe UI" w:eastAsia="Times New Roman" w:hAnsi="Segoe UI" w:cs="Segoe UI"/>
          <w:color w:val="000000"/>
          <w:sz w:val="23"/>
          <w:szCs w:val="23"/>
          <w:lang w:eastAsia="et-EE"/>
        </w:rPr>
      </w:pPr>
      <w:r w:rsidRPr="00C44E0F">
        <w:rPr>
          <w:rFonts w:ascii="Segoe UI" w:eastAsia="Times New Roman" w:hAnsi="Segoe UI" w:cs="Segoe UI"/>
          <w:color w:val="000000"/>
          <w:sz w:val="23"/>
          <w:szCs w:val="23"/>
          <w:lang w:eastAsia="et-EE"/>
        </w:rPr>
        <w:t>Funktsiooni deklaratsioon:</w:t>
      </w:r>
    </w:p>
    <w:p w14:paraId="0821AB17"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B47ED6"/>
          <w:sz w:val="20"/>
          <w:szCs w:val="20"/>
          <w:shd w:val="clear" w:color="auto" w:fill="FAFAFA"/>
          <w:lang w:eastAsia="et-EE"/>
        </w:rPr>
        <w:t>def</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42B3DB"/>
          <w:sz w:val="20"/>
          <w:szCs w:val="20"/>
          <w:shd w:val="clear" w:color="auto" w:fill="FAFAFA"/>
          <w:lang w:eastAsia="et-EE"/>
        </w:rPr>
        <w:t>meet_me</w:t>
      </w:r>
      <w:r w:rsidRPr="00C44E0F">
        <w:rPr>
          <w:rFonts w:ascii="Consolas" w:eastAsia="Times New Roman" w:hAnsi="Consolas" w:cs="Courier New"/>
          <w:color w:val="E8801D"/>
          <w:sz w:val="20"/>
          <w:szCs w:val="20"/>
          <w:shd w:val="clear" w:color="auto" w:fill="FAFAFA"/>
          <w:lang w:eastAsia="et-EE"/>
        </w:rPr>
        <w:t>(pos1, jump_distance1, sleep1, pos2, jump_distance2, sleep2)</w:t>
      </w:r>
      <w:r w:rsidRPr="00C44E0F">
        <w:rPr>
          <w:rFonts w:ascii="Consolas" w:eastAsia="Times New Roman" w:hAnsi="Consolas" w:cs="Courier New"/>
          <w:color w:val="4D4D4C"/>
          <w:sz w:val="20"/>
          <w:szCs w:val="20"/>
          <w:shd w:val="clear" w:color="auto" w:fill="FAFAFA"/>
          <w:lang w:eastAsia="et-EE"/>
        </w:rPr>
        <w:t xml:space="preserve"> -&gt; int:</w:t>
      </w:r>
    </w:p>
    <w:p w14:paraId="0EAD400A"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2B837"/>
          <w:sz w:val="20"/>
          <w:szCs w:val="20"/>
          <w:shd w:val="clear" w:color="auto" w:fill="FAFAFA"/>
          <w:lang w:eastAsia="et-EE"/>
        </w:rPr>
      </w:pP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92B837"/>
          <w:sz w:val="20"/>
          <w:szCs w:val="20"/>
          <w:shd w:val="clear" w:color="auto" w:fill="FAFAFA"/>
          <w:lang w:eastAsia="et-EE"/>
        </w:rPr>
        <w:t>"""Calculate the meeting position of 2 jangurus.</w:t>
      </w:r>
    </w:p>
    <w:p w14:paraId="277E7954"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2B837"/>
          <w:sz w:val="20"/>
          <w:szCs w:val="20"/>
          <w:shd w:val="clear" w:color="auto" w:fill="FAFAFA"/>
          <w:lang w:eastAsia="et-EE"/>
        </w:rPr>
      </w:pPr>
    </w:p>
    <w:p w14:paraId="3A01601C"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2B837"/>
          <w:sz w:val="20"/>
          <w:szCs w:val="20"/>
          <w:shd w:val="clear" w:color="auto" w:fill="FAFAFA"/>
          <w:lang w:eastAsia="et-EE"/>
        </w:rPr>
      </w:pPr>
      <w:r w:rsidRPr="00C44E0F">
        <w:rPr>
          <w:rFonts w:ascii="Consolas" w:eastAsia="Times New Roman" w:hAnsi="Consolas" w:cs="Courier New"/>
          <w:color w:val="92B837"/>
          <w:sz w:val="20"/>
          <w:szCs w:val="20"/>
          <w:shd w:val="clear" w:color="auto" w:fill="FAFAFA"/>
          <w:lang w:eastAsia="et-EE"/>
        </w:rPr>
        <w:t xml:space="preserve">    @:param pos1: position of first janguru</w:t>
      </w:r>
    </w:p>
    <w:p w14:paraId="61D0EEC8"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2B837"/>
          <w:sz w:val="20"/>
          <w:szCs w:val="20"/>
          <w:shd w:val="clear" w:color="auto" w:fill="FAFAFA"/>
          <w:lang w:eastAsia="et-EE"/>
        </w:rPr>
      </w:pPr>
      <w:r w:rsidRPr="00C44E0F">
        <w:rPr>
          <w:rFonts w:ascii="Consolas" w:eastAsia="Times New Roman" w:hAnsi="Consolas" w:cs="Courier New"/>
          <w:color w:val="92B837"/>
          <w:sz w:val="20"/>
          <w:szCs w:val="20"/>
          <w:shd w:val="clear" w:color="auto" w:fill="FAFAFA"/>
          <w:lang w:eastAsia="et-EE"/>
        </w:rPr>
        <w:t xml:space="preserve">    @:param jump_distance1: jump distance of first janguru</w:t>
      </w:r>
    </w:p>
    <w:p w14:paraId="27655BFA"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2B837"/>
          <w:sz w:val="20"/>
          <w:szCs w:val="20"/>
          <w:shd w:val="clear" w:color="auto" w:fill="FAFAFA"/>
          <w:lang w:eastAsia="et-EE"/>
        </w:rPr>
      </w:pPr>
      <w:r w:rsidRPr="00C44E0F">
        <w:rPr>
          <w:rFonts w:ascii="Consolas" w:eastAsia="Times New Roman" w:hAnsi="Consolas" w:cs="Courier New"/>
          <w:color w:val="92B837"/>
          <w:sz w:val="20"/>
          <w:szCs w:val="20"/>
          <w:shd w:val="clear" w:color="auto" w:fill="FAFAFA"/>
          <w:lang w:eastAsia="et-EE"/>
        </w:rPr>
        <w:t xml:space="preserve">    @:param sleep1: sleep time of first janguru</w:t>
      </w:r>
    </w:p>
    <w:p w14:paraId="7686602E"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2B837"/>
          <w:sz w:val="20"/>
          <w:szCs w:val="20"/>
          <w:shd w:val="clear" w:color="auto" w:fill="FAFAFA"/>
          <w:lang w:eastAsia="et-EE"/>
        </w:rPr>
      </w:pPr>
      <w:r w:rsidRPr="00C44E0F">
        <w:rPr>
          <w:rFonts w:ascii="Consolas" w:eastAsia="Times New Roman" w:hAnsi="Consolas" w:cs="Courier New"/>
          <w:color w:val="92B837"/>
          <w:sz w:val="20"/>
          <w:szCs w:val="20"/>
          <w:shd w:val="clear" w:color="auto" w:fill="FAFAFA"/>
          <w:lang w:eastAsia="et-EE"/>
        </w:rPr>
        <w:t xml:space="preserve">    @:param pos2: position of second janguru</w:t>
      </w:r>
    </w:p>
    <w:p w14:paraId="1C24C72A"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2B837"/>
          <w:sz w:val="20"/>
          <w:szCs w:val="20"/>
          <w:shd w:val="clear" w:color="auto" w:fill="FAFAFA"/>
          <w:lang w:eastAsia="et-EE"/>
        </w:rPr>
      </w:pPr>
      <w:r w:rsidRPr="00C44E0F">
        <w:rPr>
          <w:rFonts w:ascii="Consolas" w:eastAsia="Times New Roman" w:hAnsi="Consolas" w:cs="Courier New"/>
          <w:color w:val="92B837"/>
          <w:sz w:val="20"/>
          <w:szCs w:val="20"/>
          <w:shd w:val="clear" w:color="auto" w:fill="FAFAFA"/>
          <w:lang w:eastAsia="et-EE"/>
        </w:rPr>
        <w:t xml:space="preserve">    @:param jump_distance2: jump distance of second janguru</w:t>
      </w:r>
    </w:p>
    <w:p w14:paraId="49F952E0"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2B837"/>
          <w:sz w:val="20"/>
          <w:szCs w:val="20"/>
          <w:shd w:val="clear" w:color="auto" w:fill="FAFAFA"/>
          <w:lang w:eastAsia="et-EE"/>
        </w:rPr>
      </w:pPr>
      <w:r w:rsidRPr="00C44E0F">
        <w:rPr>
          <w:rFonts w:ascii="Consolas" w:eastAsia="Times New Roman" w:hAnsi="Consolas" w:cs="Courier New"/>
          <w:color w:val="92B837"/>
          <w:sz w:val="20"/>
          <w:szCs w:val="20"/>
          <w:shd w:val="clear" w:color="auto" w:fill="FAFAFA"/>
          <w:lang w:eastAsia="et-EE"/>
        </w:rPr>
        <w:t xml:space="preserve">    @:param sleep2: sleep time of second janguru</w:t>
      </w:r>
    </w:p>
    <w:p w14:paraId="7CED3330"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2B837"/>
          <w:sz w:val="20"/>
          <w:szCs w:val="20"/>
          <w:shd w:val="clear" w:color="auto" w:fill="FAFAFA"/>
          <w:lang w:eastAsia="et-EE"/>
        </w:rPr>
      </w:pPr>
    </w:p>
    <w:p w14:paraId="32D1B425"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2B837"/>
          <w:sz w:val="20"/>
          <w:szCs w:val="20"/>
          <w:shd w:val="clear" w:color="auto" w:fill="FAFAFA"/>
          <w:lang w:eastAsia="et-EE"/>
        </w:rPr>
      </w:pPr>
      <w:r w:rsidRPr="00C44E0F">
        <w:rPr>
          <w:rFonts w:ascii="Consolas" w:eastAsia="Times New Roman" w:hAnsi="Consolas" w:cs="Courier New"/>
          <w:color w:val="92B837"/>
          <w:sz w:val="20"/>
          <w:szCs w:val="20"/>
          <w:shd w:val="clear" w:color="auto" w:fill="FAFAFA"/>
          <w:lang w:eastAsia="et-EE"/>
        </w:rPr>
        <w:t xml:space="preserve">    @:return positions where jangurus first meet</w:t>
      </w:r>
    </w:p>
    <w:p w14:paraId="31F8C516"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92B837"/>
          <w:sz w:val="20"/>
          <w:szCs w:val="20"/>
          <w:shd w:val="clear" w:color="auto" w:fill="FAFAFA"/>
          <w:lang w:eastAsia="et-EE"/>
        </w:rPr>
        <w:t xml:space="preserve">    """</w:t>
      </w:r>
    </w:p>
    <w:p w14:paraId="2FADA812" w14:textId="64B7AEC8" w:rsid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BC0DE"/>
          <w:sz w:val="20"/>
          <w:szCs w:val="20"/>
          <w:lang w:eastAsia="et-EE"/>
        </w:rPr>
      </w:pP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B47ED6"/>
          <w:sz w:val="20"/>
          <w:szCs w:val="20"/>
          <w:shd w:val="clear" w:color="auto" w:fill="FAFAFA"/>
          <w:lang w:eastAsia="et-EE"/>
        </w:rPr>
        <w:t>pass</w:t>
      </w:r>
    </w:p>
    <w:p w14:paraId="02828868"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BC0DE"/>
          <w:sz w:val="20"/>
          <w:szCs w:val="20"/>
          <w:lang w:eastAsia="et-EE"/>
        </w:rPr>
      </w:pPr>
    </w:p>
    <w:p w14:paraId="34159487" w14:textId="77777777" w:rsidR="00C44E0F" w:rsidRPr="00C44E0F" w:rsidRDefault="00C44E0F" w:rsidP="00C44E0F">
      <w:pPr>
        <w:shd w:val="clear" w:color="auto" w:fill="FDFDFF"/>
        <w:spacing w:after="100" w:afterAutospacing="1" w:line="240" w:lineRule="auto"/>
        <w:rPr>
          <w:rFonts w:ascii="Segoe UI" w:eastAsia="Times New Roman" w:hAnsi="Segoe UI" w:cs="Segoe UI"/>
          <w:color w:val="000000"/>
          <w:sz w:val="23"/>
          <w:szCs w:val="23"/>
          <w:lang w:eastAsia="et-EE"/>
        </w:rPr>
      </w:pPr>
      <w:r w:rsidRPr="00C44E0F">
        <w:rPr>
          <w:rFonts w:ascii="Segoe UI" w:eastAsia="Times New Roman" w:hAnsi="Segoe UI" w:cs="Segoe UI"/>
          <w:color w:val="000000"/>
          <w:sz w:val="23"/>
          <w:szCs w:val="23"/>
          <w:lang w:eastAsia="et-EE"/>
        </w:rPr>
        <w:t>Ülesanne tuleb git'is panna kausta: </w:t>
      </w:r>
      <w:r w:rsidRPr="00C44E0F">
        <w:rPr>
          <w:rFonts w:ascii="Consolas" w:eastAsia="Times New Roman" w:hAnsi="Consolas" w:cs="Courier New"/>
          <w:color w:val="E83E8C"/>
          <w:sz w:val="20"/>
          <w:szCs w:val="20"/>
          <w:lang w:eastAsia="et-EE"/>
        </w:rPr>
        <w:t>XP/xp01_janguru</w:t>
      </w:r>
    </w:p>
    <w:p w14:paraId="3AEFDEA7" w14:textId="77777777" w:rsidR="00C44E0F" w:rsidRPr="00C44E0F" w:rsidRDefault="00C44E0F" w:rsidP="00C44E0F">
      <w:pPr>
        <w:shd w:val="clear" w:color="auto" w:fill="FDFDFF"/>
        <w:spacing w:after="100" w:afterAutospacing="1" w:line="240" w:lineRule="auto"/>
        <w:rPr>
          <w:rFonts w:ascii="Segoe UI" w:eastAsia="Times New Roman" w:hAnsi="Segoe UI" w:cs="Segoe UI"/>
          <w:color w:val="000000"/>
          <w:sz w:val="23"/>
          <w:szCs w:val="23"/>
          <w:lang w:eastAsia="et-EE"/>
        </w:rPr>
      </w:pPr>
      <w:r w:rsidRPr="00C44E0F">
        <w:rPr>
          <w:rFonts w:ascii="Segoe UI" w:eastAsia="Times New Roman" w:hAnsi="Segoe UI" w:cs="Segoe UI"/>
          <w:color w:val="000000"/>
          <w:sz w:val="23"/>
          <w:szCs w:val="23"/>
          <w:lang w:eastAsia="et-EE"/>
        </w:rPr>
        <w:t>Faili nimi peab olema </w:t>
      </w:r>
      <w:r w:rsidRPr="00C44E0F">
        <w:rPr>
          <w:rFonts w:ascii="Consolas" w:eastAsia="Times New Roman" w:hAnsi="Consolas" w:cs="Courier New"/>
          <w:color w:val="E83E8C"/>
          <w:sz w:val="20"/>
          <w:szCs w:val="20"/>
          <w:lang w:eastAsia="et-EE"/>
        </w:rPr>
        <w:t>janguru.py</w:t>
      </w:r>
    </w:p>
    <w:p w14:paraId="1F3D7DD1" w14:textId="77777777" w:rsidR="00C44E0F" w:rsidRPr="00C44E0F" w:rsidRDefault="00C44E0F" w:rsidP="00C44E0F">
      <w:pPr>
        <w:shd w:val="clear" w:color="auto" w:fill="FDFDFF"/>
        <w:spacing w:after="100" w:afterAutospacing="1" w:line="240" w:lineRule="auto"/>
        <w:rPr>
          <w:rFonts w:ascii="Segoe UI" w:eastAsia="Times New Roman" w:hAnsi="Segoe UI" w:cs="Segoe UI"/>
          <w:color w:val="000000"/>
          <w:sz w:val="23"/>
          <w:szCs w:val="23"/>
          <w:lang w:eastAsia="et-EE"/>
        </w:rPr>
      </w:pPr>
      <w:r w:rsidRPr="00C44E0F">
        <w:rPr>
          <w:rFonts w:ascii="Segoe UI" w:eastAsia="Times New Roman" w:hAnsi="Segoe UI" w:cs="Segoe UI"/>
          <w:color w:val="000000"/>
          <w:sz w:val="23"/>
          <w:szCs w:val="23"/>
          <w:lang w:eastAsia="et-EE"/>
        </w:rPr>
        <w:t>Näiteid:</w:t>
      </w:r>
    </w:p>
    <w:p w14:paraId="151089E7"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B47ED6"/>
          <w:sz w:val="20"/>
          <w:szCs w:val="20"/>
          <w:shd w:val="clear" w:color="auto" w:fill="FAFAFA"/>
          <w:lang w:eastAsia="et-EE"/>
        </w:rPr>
        <w:t>if</w:t>
      </w:r>
      <w:r w:rsidRPr="00C44E0F">
        <w:rPr>
          <w:rFonts w:ascii="Consolas" w:eastAsia="Times New Roman" w:hAnsi="Consolas" w:cs="Courier New"/>
          <w:color w:val="4D4D4C"/>
          <w:sz w:val="20"/>
          <w:szCs w:val="20"/>
          <w:shd w:val="clear" w:color="auto" w:fill="FAFAFA"/>
          <w:lang w:eastAsia="et-EE"/>
        </w:rPr>
        <w:t xml:space="preserve"> __name__ == </w:t>
      </w:r>
      <w:r w:rsidRPr="00C44E0F">
        <w:rPr>
          <w:rFonts w:ascii="Consolas" w:eastAsia="Times New Roman" w:hAnsi="Consolas" w:cs="Courier New"/>
          <w:color w:val="92B837"/>
          <w:sz w:val="20"/>
          <w:szCs w:val="20"/>
          <w:shd w:val="clear" w:color="auto" w:fill="FAFAFA"/>
          <w:lang w:eastAsia="et-EE"/>
        </w:rPr>
        <w:t>"__main__"</w:t>
      </w:r>
      <w:r w:rsidRPr="00C44E0F">
        <w:rPr>
          <w:rFonts w:ascii="Consolas" w:eastAsia="Times New Roman" w:hAnsi="Consolas" w:cs="Courier New"/>
          <w:color w:val="4D4D4C"/>
          <w:sz w:val="20"/>
          <w:szCs w:val="20"/>
          <w:shd w:val="clear" w:color="auto" w:fill="FAFAFA"/>
          <w:lang w:eastAsia="et-EE"/>
        </w:rPr>
        <w:t>:</w:t>
      </w:r>
    </w:p>
    <w:p w14:paraId="368727A1"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4D4D4C"/>
          <w:sz w:val="20"/>
          <w:szCs w:val="20"/>
          <w:shd w:val="clear" w:color="auto" w:fill="FAFAFA"/>
          <w:lang w:eastAsia="et-EE"/>
        </w:rPr>
        <w:t xml:space="preserve">    print(meet_me(</w:t>
      </w: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2</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2</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8E908C"/>
          <w:sz w:val="20"/>
          <w:szCs w:val="20"/>
          <w:shd w:val="clear" w:color="auto" w:fill="FAFAFA"/>
          <w:lang w:eastAsia="et-EE"/>
        </w:rPr>
        <w:t># =&gt; 3</w:t>
      </w:r>
    </w:p>
    <w:p w14:paraId="7A08149D"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4D4D4C"/>
          <w:sz w:val="20"/>
          <w:szCs w:val="20"/>
          <w:shd w:val="clear" w:color="auto" w:fill="FAFAFA"/>
          <w:lang w:eastAsia="et-EE"/>
        </w:rPr>
        <w:t xml:space="preserve">    print(meet_me(</w:t>
      </w: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2</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3</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4</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5</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5</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8E908C"/>
          <w:sz w:val="20"/>
          <w:szCs w:val="20"/>
          <w:shd w:val="clear" w:color="auto" w:fill="FAFAFA"/>
          <w:lang w:eastAsia="et-EE"/>
        </w:rPr>
        <w:t># =&gt; -1</w:t>
      </w:r>
    </w:p>
    <w:p w14:paraId="230BD607"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4D4D4C"/>
          <w:sz w:val="20"/>
          <w:szCs w:val="20"/>
          <w:shd w:val="clear" w:color="auto" w:fill="FAFAFA"/>
          <w:lang w:eastAsia="et-EE"/>
        </w:rPr>
        <w:t xml:space="preserve">    print(meet_me(</w:t>
      </w:r>
      <w:r w:rsidRPr="00C44E0F">
        <w:rPr>
          <w:rFonts w:ascii="Consolas" w:eastAsia="Times New Roman" w:hAnsi="Consolas" w:cs="Courier New"/>
          <w:color w:val="E8801D"/>
          <w:sz w:val="20"/>
          <w:szCs w:val="20"/>
          <w:shd w:val="clear" w:color="auto" w:fill="FAFAFA"/>
          <w:lang w:eastAsia="et-EE"/>
        </w:rPr>
        <w:t>10</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7</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7</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5</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8</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6</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8E908C"/>
          <w:sz w:val="20"/>
          <w:szCs w:val="20"/>
          <w:shd w:val="clear" w:color="auto" w:fill="FAFAFA"/>
          <w:lang w:eastAsia="et-EE"/>
        </w:rPr>
        <w:t># =&gt; 45</w:t>
      </w:r>
    </w:p>
    <w:p w14:paraId="181EA249"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4D4D4C"/>
          <w:sz w:val="20"/>
          <w:szCs w:val="20"/>
          <w:shd w:val="clear" w:color="auto" w:fill="FAFAFA"/>
          <w:lang w:eastAsia="et-EE"/>
        </w:rPr>
        <w:t xml:space="preserve">    print(meet_me(</w:t>
      </w:r>
      <w:r w:rsidRPr="00C44E0F">
        <w:rPr>
          <w:rFonts w:ascii="Consolas" w:eastAsia="Times New Roman" w:hAnsi="Consolas" w:cs="Courier New"/>
          <w:color w:val="E8801D"/>
          <w:sz w:val="20"/>
          <w:szCs w:val="20"/>
          <w:shd w:val="clear" w:color="auto" w:fill="FAFAFA"/>
          <w:lang w:eastAsia="et-EE"/>
        </w:rPr>
        <w:t>100</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7</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4</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300</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8</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6</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8E908C"/>
          <w:sz w:val="20"/>
          <w:szCs w:val="20"/>
          <w:shd w:val="clear" w:color="auto" w:fill="FAFAFA"/>
          <w:lang w:eastAsia="et-EE"/>
        </w:rPr>
        <w:t># =&gt; 940</w:t>
      </w:r>
    </w:p>
    <w:p w14:paraId="6A4498E4"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D4D4C"/>
          <w:sz w:val="20"/>
          <w:szCs w:val="20"/>
          <w:shd w:val="clear" w:color="auto" w:fill="FAFAFA"/>
          <w:lang w:eastAsia="et-EE"/>
        </w:rPr>
      </w:pPr>
      <w:r w:rsidRPr="00C44E0F">
        <w:rPr>
          <w:rFonts w:ascii="Consolas" w:eastAsia="Times New Roman" w:hAnsi="Consolas" w:cs="Courier New"/>
          <w:color w:val="4D4D4C"/>
          <w:sz w:val="20"/>
          <w:szCs w:val="20"/>
          <w:shd w:val="clear" w:color="auto" w:fill="FAFAFA"/>
          <w:lang w:eastAsia="et-EE"/>
        </w:rPr>
        <w:t xml:space="preserve">    print(meet_me(</w:t>
      </w: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7</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15</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5</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8E908C"/>
          <w:sz w:val="20"/>
          <w:szCs w:val="20"/>
          <w:shd w:val="clear" w:color="auto" w:fill="FAFAFA"/>
          <w:lang w:eastAsia="et-EE"/>
        </w:rPr>
        <w:t>#  =&gt; 50</w:t>
      </w:r>
    </w:p>
    <w:p w14:paraId="64AA62E1" w14:textId="6A6D0FC3" w:rsid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BC0DE"/>
          <w:sz w:val="20"/>
          <w:szCs w:val="20"/>
          <w:lang w:eastAsia="et-EE"/>
        </w:rPr>
      </w:pPr>
      <w:r w:rsidRPr="00C44E0F">
        <w:rPr>
          <w:rFonts w:ascii="Consolas" w:eastAsia="Times New Roman" w:hAnsi="Consolas" w:cs="Courier New"/>
          <w:color w:val="4D4D4C"/>
          <w:sz w:val="20"/>
          <w:szCs w:val="20"/>
          <w:shd w:val="clear" w:color="auto" w:fill="FAFAFA"/>
          <w:lang w:eastAsia="et-EE"/>
        </w:rPr>
        <w:t xml:space="preserve">    print(meet_me(</w:t>
      </w:r>
      <w:r w:rsidRPr="00C44E0F">
        <w:rPr>
          <w:rFonts w:ascii="Consolas" w:eastAsia="Times New Roman" w:hAnsi="Consolas" w:cs="Courier New"/>
          <w:color w:val="E8801D"/>
          <w:sz w:val="20"/>
          <w:szCs w:val="20"/>
          <w:shd w:val="clear" w:color="auto" w:fill="FAFAFA"/>
          <w:lang w:eastAsia="et-EE"/>
        </w:rPr>
        <w:t>0</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E8801D"/>
          <w:sz w:val="20"/>
          <w:szCs w:val="20"/>
          <w:shd w:val="clear" w:color="auto" w:fill="FAFAFA"/>
          <w:lang w:eastAsia="et-EE"/>
        </w:rPr>
        <w:t>1</w:t>
      </w:r>
      <w:r w:rsidRPr="00C44E0F">
        <w:rPr>
          <w:rFonts w:ascii="Consolas" w:eastAsia="Times New Roman" w:hAnsi="Consolas" w:cs="Courier New"/>
          <w:color w:val="4D4D4C"/>
          <w:sz w:val="20"/>
          <w:szCs w:val="20"/>
          <w:shd w:val="clear" w:color="auto" w:fill="FAFAFA"/>
          <w:lang w:eastAsia="et-EE"/>
        </w:rPr>
        <w:t xml:space="preserve">))  </w:t>
      </w:r>
      <w:r w:rsidRPr="00C44E0F">
        <w:rPr>
          <w:rFonts w:ascii="Consolas" w:eastAsia="Times New Roman" w:hAnsi="Consolas" w:cs="Courier New"/>
          <w:color w:val="8E908C"/>
          <w:sz w:val="20"/>
          <w:szCs w:val="20"/>
          <w:shd w:val="clear" w:color="auto" w:fill="FAFAFA"/>
          <w:lang w:eastAsia="et-EE"/>
        </w:rPr>
        <w:t># =&gt; -1</w:t>
      </w:r>
    </w:p>
    <w:p w14:paraId="75029483" w14:textId="77777777" w:rsidR="00C44E0F" w:rsidRPr="00C44E0F" w:rsidRDefault="00C44E0F" w:rsidP="00C44E0F">
      <w:pPr>
        <w:shd w:val="clear" w:color="auto" w:fill="FDFD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BC0DE"/>
          <w:sz w:val="20"/>
          <w:szCs w:val="20"/>
          <w:lang w:eastAsia="et-EE"/>
        </w:rPr>
      </w:pPr>
    </w:p>
    <w:p w14:paraId="77A03BD5" w14:textId="77777777" w:rsidR="00C44E0F" w:rsidRPr="00C44E0F" w:rsidRDefault="00C44E0F" w:rsidP="00C44E0F">
      <w:pPr>
        <w:shd w:val="clear" w:color="auto" w:fill="FDFDFF"/>
        <w:spacing w:after="100" w:afterAutospacing="1" w:line="240" w:lineRule="auto"/>
        <w:rPr>
          <w:rFonts w:ascii="Segoe UI" w:eastAsia="Times New Roman" w:hAnsi="Segoe UI" w:cs="Segoe UI"/>
          <w:color w:val="000000"/>
          <w:sz w:val="23"/>
          <w:szCs w:val="23"/>
          <w:lang w:eastAsia="et-EE"/>
        </w:rPr>
      </w:pPr>
      <w:r w:rsidRPr="00C44E0F">
        <w:rPr>
          <w:rFonts w:ascii="Segoe UI" w:eastAsia="Times New Roman" w:hAnsi="Segoe UI" w:cs="Segoe UI"/>
          <w:color w:val="000000"/>
          <w:sz w:val="23"/>
          <w:szCs w:val="23"/>
          <w:lang w:eastAsia="et-EE"/>
        </w:rPr>
        <w:t>Viimane näide käib selle kohta, et alustavad jängurud positsioonidelt 0 ja 1. Mõlema hüppekaugus on 1, seega 0 ajahetkel on nende positsioonid tegelikult 1 ja 2. Nüüd mõlemad puhkavad 1 ajaühiku ja siis hüppavad, seega ajahetkel 1 on nende positsioonid vastavalt 2 ja 3. Sedasi ei saa nad kunagi kokku.</w:t>
      </w:r>
    </w:p>
    <w:p w14:paraId="21395142" w14:textId="18FD893D" w:rsidR="00C44E0F" w:rsidRDefault="00C44E0F" w:rsidP="00C44E0F">
      <w:pPr>
        <w:pStyle w:val="Pealkiri2"/>
        <w:shd w:val="clear" w:color="auto" w:fill="FDFDFF"/>
        <w:spacing w:before="0"/>
        <w:rPr>
          <w:rFonts w:ascii="Segoe UI" w:hAnsi="Segoe UI" w:cs="Segoe UI"/>
          <w:color w:val="000000"/>
          <w:sz w:val="33"/>
          <w:szCs w:val="33"/>
        </w:rPr>
      </w:pPr>
      <w:r>
        <w:rPr>
          <w:rFonts w:ascii="Segoe UI" w:hAnsi="Segoe UI" w:cs="Segoe UI"/>
          <w:b/>
          <w:bCs/>
          <w:color w:val="000000"/>
          <w:sz w:val="33"/>
          <w:szCs w:val="33"/>
        </w:rPr>
        <w:t>T</w:t>
      </w:r>
      <w:r>
        <w:rPr>
          <w:rFonts w:ascii="Segoe UI" w:hAnsi="Segoe UI" w:cs="Segoe UI"/>
          <w:b/>
          <w:bCs/>
          <w:color w:val="000000"/>
          <w:sz w:val="33"/>
          <w:szCs w:val="33"/>
        </w:rPr>
        <w:t>eemad</w:t>
      </w:r>
    </w:p>
    <w:p w14:paraId="2EEF1CCE" w14:textId="77777777" w:rsidR="00C44E0F" w:rsidRDefault="00C44E0F" w:rsidP="00C44E0F">
      <w:pPr>
        <w:numPr>
          <w:ilvl w:val="0"/>
          <w:numId w:val="1"/>
        </w:numPr>
        <w:shd w:val="clear" w:color="auto" w:fill="FDFDFF"/>
        <w:spacing w:before="100" w:beforeAutospacing="1" w:after="100" w:afterAutospacing="1" w:line="240" w:lineRule="auto"/>
        <w:rPr>
          <w:rFonts w:ascii="Segoe UI" w:hAnsi="Segoe UI" w:cs="Segoe UI"/>
          <w:color w:val="000000"/>
          <w:sz w:val="23"/>
          <w:szCs w:val="23"/>
        </w:rPr>
      </w:pPr>
      <w:r>
        <w:rPr>
          <w:rFonts w:ascii="Segoe UI" w:hAnsi="Segoe UI" w:cs="Segoe UI"/>
          <w:color w:val="000000"/>
          <w:sz w:val="23"/>
          <w:szCs w:val="23"/>
        </w:rPr>
        <w:t>Sissejuhatav programmeerimisse / matemaatika ja programmeerimise seos</w:t>
      </w:r>
    </w:p>
    <w:p w14:paraId="2630DDC9" w14:textId="77777777" w:rsidR="00C44E0F" w:rsidRDefault="00C44E0F" w:rsidP="00C44E0F">
      <w:pPr>
        <w:numPr>
          <w:ilvl w:val="0"/>
          <w:numId w:val="1"/>
        </w:numPr>
        <w:shd w:val="clear" w:color="auto" w:fill="FDFDFF"/>
        <w:spacing w:before="100" w:beforeAutospacing="1" w:after="100" w:afterAutospacing="1" w:line="240" w:lineRule="auto"/>
        <w:rPr>
          <w:rFonts w:ascii="Segoe UI" w:hAnsi="Segoe UI" w:cs="Segoe UI"/>
          <w:color w:val="000000"/>
          <w:sz w:val="23"/>
          <w:szCs w:val="23"/>
        </w:rPr>
      </w:pPr>
      <w:r>
        <w:rPr>
          <w:rFonts w:ascii="Segoe UI" w:hAnsi="Segoe UI" w:cs="Segoe UI"/>
          <w:color w:val="000000"/>
          <w:sz w:val="23"/>
          <w:szCs w:val="23"/>
        </w:rPr>
        <w:t>Diskreetsed suurused / seos diskreetse matemaatikaga</w:t>
      </w:r>
    </w:p>
    <w:p w14:paraId="3BB91E6B" w14:textId="77777777" w:rsidR="00C44E0F" w:rsidRDefault="00C44E0F" w:rsidP="00C44E0F">
      <w:pPr>
        <w:numPr>
          <w:ilvl w:val="0"/>
          <w:numId w:val="1"/>
        </w:numPr>
        <w:shd w:val="clear" w:color="auto" w:fill="FDFDFF"/>
        <w:spacing w:before="100" w:beforeAutospacing="1" w:after="100" w:afterAutospacing="1" w:line="240" w:lineRule="auto"/>
        <w:rPr>
          <w:rFonts w:ascii="Segoe UI" w:hAnsi="Segoe UI" w:cs="Segoe UI"/>
          <w:color w:val="000000"/>
          <w:sz w:val="23"/>
          <w:szCs w:val="23"/>
        </w:rPr>
      </w:pPr>
      <w:r>
        <w:rPr>
          <w:rFonts w:ascii="Segoe UI" w:hAnsi="Segoe UI" w:cs="Segoe UI"/>
          <w:color w:val="000000"/>
          <w:sz w:val="23"/>
          <w:szCs w:val="23"/>
        </w:rPr>
        <w:t>for loop</w:t>
      </w:r>
    </w:p>
    <w:p w14:paraId="47D0C3C4" w14:textId="77777777" w:rsidR="00C44E0F" w:rsidRDefault="00C44E0F" w:rsidP="00C44E0F">
      <w:pPr>
        <w:numPr>
          <w:ilvl w:val="0"/>
          <w:numId w:val="1"/>
        </w:numPr>
        <w:shd w:val="clear" w:color="auto" w:fill="FDFDFF"/>
        <w:spacing w:before="100" w:beforeAutospacing="1" w:after="100" w:afterAutospacing="1" w:line="240" w:lineRule="auto"/>
        <w:rPr>
          <w:rFonts w:ascii="Segoe UI" w:hAnsi="Segoe UI" w:cs="Segoe UI"/>
          <w:color w:val="000000"/>
          <w:sz w:val="23"/>
          <w:szCs w:val="23"/>
        </w:rPr>
      </w:pPr>
      <w:r>
        <w:rPr>
          <w:rFonts w:ascii="Segoe UI" w:hAnsi="Segoe UI" w:cs="Segoe UI"/>
          <w:color w:val="000000"/>
          <w:sz w:val="23"/>
          <w:szCs w:val="23"/>
        </w:rPr>
        <w:t>Mata funktsioonid </w:t>
      </w:r>
      <w:r>
        <w:rPr>
          <w:rStyle w:val="Rhutus"/>
          <w:rFonts w:ascii="Segoe UI" w:hAnsi="Segoe UI" w:cs="Segoe UI"/>
          <w:color w:val="000000"/>
          <w:sz w:val="23"/>
          <w:szCs w:val="23"/>
        </w:rPr>
        <w:t>(lcm, gcd, mod)</w:t>
      </w:r>
      <w:r>
        <w:rPr>
          <w:rFonts w:ascii="Segoe UI" w:hAnsi="Segoe UI" w:cs="Segoe UI"/>
          <w:color w:val="000000"/>
          <w:sz w:val="23"/>
          <w:szCs w:val="23"/>
        </w:rPr>
        <w:t> programmeerimises</w:t>
      </w:r>
    </w:p>
    <w:p w14:paraId="2A173718" w14:textId="678973AB" w:rsidR="000E2C83" w:rsidRPr="00C44E0F" w:rsidRDefault="00C44E0F" w:rsidP="00C44E0F">
      <w:pPr>
        <w:numPr>
          <w:ilvl w:val="0"/>
          <w:numId w:val="1"/>
        </w:numPr>
        <w:shd w:val="clear" w:color="auto" w:fill="FDFDFF"/>
        <w:spacing w:before="100" w:beforeAutospacing="1" w:after="100" w:afterAutospacing="1" w:line="240" w:lineRule="auto"/>
        <w:rPr>
          <w:rFonts w:ascii="Segoe UI" w:hAnsi="Segoe UI" w:cs="Segoe UI"/>
          <w:color w:val="000000"/>
          <w:sz w:val="23"/>
          <w:szCs w:val="23"/>
        </w:rPr>
      </w:pPr>
      <w:r>
        <w:rPr>
          <w:rFonts w:ascii="Segoe UI" w:hAnsi="Segoe UI" w:cs="Segoe UI"/>
          <w:color w:val="000000"/>
          <w:sz w:val="23"/>
          <w:szCs w:val="23"/>
        </w:rPr>
        <w:t>Ajaline keerukus praktikas</w:t>
      </w:r>
    </w:p>
    <w:sectPr w:rsidR="000E2C83" w:rsidRPr="00C44E0F" w:rsidSect="00D96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411F95"/>
    <w:multiLevelType w:val="multilevel"/>
    <w:tmpl w:val="981C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E0F"/>
    <w:rsid w:val="000E2C83"/>
    <w:rsid w:val="00C44E0F"/>
    <w:rsid w:val="00D967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6B335"/>
  <w15:chartTrackingRefBased/>
  <w15:docId w15:val="{3778A6A7-7E5E-46EB-B733-DEB8C8055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link w:val="Pealkiri1Mrk"/>
    <w:uiPriority w:val="9"/>
    <w:qFormat/>
    <w:rsid w:val="00C44E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t-EE"/>
    </w:rPr>
  </w:style>
  <w:style w:type="paragraph" w:styleId="Pealkiri2">
    <w:name w:val="heading 2"/>
    <w:basedOn w:val="Normaallaad"/>
    <w:next w:val="Normaallaad"/>
    <w:link w:val="Pealkiri2Mrk"/>
    <w:uiPriority w:val="9"/>
    <w:semiHidden/>
    <w:unhideWhenUsed/>
    <w:qFormat/>
    <w:rsid w:val="00C44E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C44E0F"/>
    <w:rPr>
      <w:rFonts w:ascii="Times New Roman" w:eastAsia="Times New Roman" w:hAnsi="Times New Roman" w:cs="Times New Roman"/>
      <w:b/>
      <w:bCs/>
      <w:kern w:val="36"/>
      <w:sz w:val="48"/>
      <w:szCs w:val="48"/>
      <w:lang w:eastAsia="et-EE"/>
    </w:rPr>
  </w:style>
  <w:style w:type="paragraph" w:styleId="Normaallaadveeb">
    <w:name w:val="Normal (Web)"/>
    <w:basedOn w:val="Normaallaad"/>
    <w:uiPriority w:val="99"/>
    <w:semiHidden/>
    <w:unhideWhenUsed/>
    <w:rsid w:val="00C44E0F"/>
    <w:pPr>
      <w:spacing w:before="100" w:beforeAutospacing="1" w:after="100" w:afterAutospacing="1" w:line="240" w:lineRule="auto"/>
    </w:pPr>
    <w:rPr>
      <w:rFonts w:ascii="Times New Roman" w:eastAsia="Times New Roman" w:hAnsi="Times New Roman" w:cs="Times New Roman"/>
      <w:sz w:val="24"/>
      <w:szCs w:val="24"/>
      <w:lang w:eastAsia="et-EE"/>
    </w:rPr>
  </w:style>
  <w:style w:type="paragraph" w:styleId="HTML-eelvormindatud">
    <w:name w:val="HTML Preformatted"/>
    <w:basedOn w:val="Normaallaad"/>
    <w:link w:val="HTML-eelvormindatudMrk"/>
    <w:uiPriority w:val="99"/>
    <w:semiHidden/>
    <w:unhideWhenUsed/>
    <w:rsid w:val="00C44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t-EE"/>
    </w:rPr>
  </w:style>
  <w:style w:type="character" w:customStyle="1" w:styleId="HTML-eelvormindatudMrk">
    <w:name w:val="HTML-eelvormindatud Märk"/>
    <w:basedOn w:val="Liguvaikefont"/>
    <w:link w:val="HTML-eelvormindatud"/>
    <w:uiPriority w:val="99"/>
    <w:semiHidden/>
    <w:rsid w:val="00C44E0F"/>
    <w:rPr>
      <w:rFonts w:ascii="Courier New" w:eastAsia="Times New Roman" w:hAnsi="Courier New" w:cs="Courier New"/>
      <w:sz w:val="20"/>
      <w:szCs w:val="20"/>
      <w:lang w:eastAsia="et-EE"/>
    </w:rPr>
  </w:style>
  <w:style w:type="character" w:styleId="HTML-kood">
    <w:name w:val="HTML Code"/>
    <w:basedOn w:val="Liguvaikefont"/>
    <w:uiPriority w:val="99"/>
    <w:semiHidden/>
    <w:unhideWhenUsed/>
    <w:rsid w:val="00C44E0F"/>
    <w:rPr>
      <w:rFonts w:ascii="Courier New" w:eastAsia="Times New Roman" w:hAnsi="Courier New" w:cs="Courier New"/>
      <w:sz w:val="20"/>
      <w:szCs w:val="20"/>
    </w:rPr>
  </w:style>
  <w:style w:type="character" w:customStyle="1" w:styleId="line">
    <w:name w:val="line"/>
    <w:basedOn w:val="Liguvaikefont"/>
    <w:rsid w:val="00C44E0F"/>
  </w:style>
  <w:style w:type="character" w:customStyle="1" w:styleId="hljs-symbol">
    <w:name w:val="hljs-symbol"/>
    <w:basedOn w:val="Liguvaikefont"/>
    <w:rsid w:val="00C44E0F"/>
  </w:style>
  <w:style w:type="character" w:customStyle="1" w:styleId="hljs-number">
    <w:name w:val="hljs-number"/>
    <w:basedOn w:val="Liguvaikefont"/>
    <w:rsid w:val="00C44E0F"/>
  </w:style>
  <w:style w:type="character" w:customStyle="1" w:styleId="k">
    <w:name w:val="k"/>
    <w:basedOn w:val="Liguvaikefont"/>
    <w:rsid w:val="00C44E0F"/>
  </w:style>
  <w:style w:type="character" w:customStyle="1" w:styleId="hljs-function">
    <w:name w:val="hljs-function"/>
    <w:basedOn w:val="Liguvaikefont"/>
    <w:rsid w:val="00C44E0F"/>
  </w:style>
  <w:style w:type="character" w:customStyle="1" w:styleId="hljs-keyword">
    <w:name w:val="hljs-keyword"/>
    <w:basedOn w:val="Liguvaikefont"/>
    <w:rsid w:val="00C44E0F"/>
  </w:style>
  <w:style w:type="character" w:customStyle="1" w:styleId="hljs-title">
    <w:name w:val="hljs-title"/>
    <w:basedOn w:val="Liguvaikefont"/>
    <w:rsid w:val="00C44E0F"/>
  </w:style>
  <w:style w:type="character" w:customStyle="1" w:styleId="p">
    <w:name w:val="p"/>
    <w:basedOn w:val="Liguvaikefont"/>
    <w:rsid w:val="00C44E0F"/>
  </w:style>
  <w:style w:type="character" w:customStyle="1" w:styleId="hljs-params">
    <w:name w:val="hljs-params"/>
    <w:basedOn w:val="Liguvaikefont"/>
    <w:rsid w:val="00C44E0F"/>
  </w:style>
  <w:style w:type="character" w:customStyle="1" w:styleId="n">
    <w:name w:val="n"/>
    <w:basedOn w:val="Liguvaikefont"/>
    <w:rsid w:val="00C44E0F"/>
  </w:style>
  <w:style w:type="character" w:customStyle="1" w:styleId="o">
    <w:name w:val="o"/>
    <w:basedOn w:val="Liguvaikefont"/>
    <w:rsid w:val="00C44E0F"/>
  </w:style>
  <w:style w:type="character" w:customStyle="1" w:styleId="hljs-string">
    <w:name w:val="hljs-string"/>
    <w:basedOn w:val="Liguvaikefont"/>
    <w:rsid w:val="00C44E0F"/>
  </w:style>
  <w:style w:type="character" w:customStyle="1" w:styleId="hljs-comment">
    <w:name w:val="hljs-comment"/>
    <w:basedOn w:val="Liguvaikefont"/>
    <w:rsid w:val="00C44E0F"/>
  </w:style>
  <w:style w:type="character" w:customStyle="1" w:styleId="Pealkiri2Mrk">
    <w:name w:val="Pealkiri 2 Märk"/>
    <w:basedOn w:val="Liguvaikefont"/>
    <w:link w:val="Pealkiri2"/>
    <w:uiPriority w:val="9"/>
    <w:semiHidden/>
    <w:rsid w:val="00C44E0F"/>
    <w:rPr>
      <w:rFonts w:asciiTheme="majorHAnsi" w:eastAsiaTheme="majorEastAsia" w:hAnsiTheme="majorHAnsi" w:cstheme="majorBidi"/>
      <w:color w:val="2F5496" w:themeColor="accent1" w:themeShade="BF"/>
      <w:sz w:val="26"/>
      <w:szCs w:val="26"/>
    </w:rPr>
  </w:style>
  <w:style w:type="character" w:styleId="Rhutus">
    <w:name w:val="Emphasis"/>
    <w:basedOn w:val="Liguvaikefont"/>
    <w:uiPriority w:val="20"/>
    <w:qFormat/>
    <w:rsid w:val="00C44E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7288034">
      <w:bodyDiv w:val="1"/>
      <w:marLeft w:val="0"/>
      <w:marRight w:val="0"/>
      <w:marTop w:val="0"/>
      <w:marBottom w:val="0"/>
      <w:divBdr>
        <w:top w:val="none" w:sz="0" w:space="0" w:color="auto"/>
        <w:left w:val="none" w:sz="0" w:space="0" w:color="auto"/>
        <w:bottom w:val="none" w:sz="0" w:space="0" w:color="auto"/>
        <w:right w:val="none" w:sz="0" w:space="0" w:color="auto"/>
      </w:divBdr>
    </w:div>
    <w:div w:id="2054192616">
      <w:bodyDiv w:val="1"/>
      <w:marLeft w:val="0"/>
      <w:marRight w:val="0"/>
      <w:marTop w:val="0"/>
      <w:marBottom w:val="0"/>
      <w:divBdr>
        <w:top w:val="none" w:sz="0" w:space="0" w:color="auto"/>
        <w:left w:val="none" w:sz="0" w:space="0" w:color="auto"/>
        <w:bottom w:val="none" w:sz="0" w:space="0" w:color="auto"/>
        <w:right w:val="none" w:sz="0" w:space="0" w:color="auto"/>
      </w:divBdr>
      <w:divsChild>
        <w:div w:id="1331517533">
          <w:marLeft w:val="0"/>
          <w:marRight w:val="0"/>
          <w:marTop w:val="0"/>
          <w:marBottom w:val="0"/>
          <w:divBdr>
            <w:top w:val="none" w:sz="0" w:space="0" w:color="auto"/>
            <w:left w:val="none" w:sz="0" w:space="0" w:color="auto"/>
            <w:bottom w:val="none" w:sz="0" w:space="0" w:color="auto"/>
            <w:right w:val="none" w:sz="0" w:space="0" w:color="auto"/>
          </w:divBdr>
          <w:divsChild>
            <w:div w:id="20124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ained.ttu.ee/pydoc/images/anguru.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462</Words>
  <Characters>2684</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Liis Sepp</dc:creator>
  <cp:keywords/>
  <dc:description/>
  <cp:lastModifiedBy>Liis Sepp</cp:lastModifiedBy>
  <cp:revision>1</cp:revision>
  <dcterms:created xsi:type="dcterms:W3CDTF">2020-09-11T04:45:00Z</dcterms:created>
  <dcterms:modified xsi:type="dcterms:W3CDTF">2020-09-11T04:47:00Z</dcterms:modified>
</cp:coreProperties>
</file>